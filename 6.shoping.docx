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8c2rmy9vczm4" w:id="0"/>
      <w:bookmarkEnd w:id="0"/>
      <w:r w:rsidDel="00000000" w:rsidR="00000000" w:rsidRPr="00000000">
        <w:rPr>
          <w:rFonts w:ascii="Times New Roman" w:cs="Times New Roman" w:eastAsia="Times New Roman" w:hAnsi="Times New Roman"/>
          <w:color w:val="000000"/>
          <w:sz w:val="26"/>
          <w:szCs w:val="26"/>
          <w:rtl w:val="0"/>
        </w:rPr>
        <w:t xml:space="preserve">Draw a UML diagram for online purchasing system. Provide top level use cases for aweb customer making purchases online. Web customer actor uses some web site tomake purchases online. Top level use cases are View Items, Make Purchase and Client  Register.</w:t>
      </w:r>
    </w:p>
    <w:p w:rsidR="00000000" w:rsidDel="00000000" w:rsidP="00000000" w:rsidRDefault="00000000" w:rsidRPr="00000000" w14:paraId="00000002">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w4nz7jpzvi8a" w:id="1"/>
      <w:bookmarkEnd w:id="1"/>
      <w:r w:rsidDel="00000000" w:rsidR="00000000" w:rsidRPr="00000000">
        <w:rPr>
          <w:rFonts w:ascii="Times New Roman" w:cs="Times New Roman" w:eastAsia="Times New Roman" w:hAnsi="Times New Roman"/>
          <w:color w:val="000000"/>
          <w:sz w:val="26"/>
          <w:szCs w:val="26"/>
          <w:rtl w:val="0"/>
        </w:rPr>
        <w:t xml:space="preserve">Aim:</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design a UML Use Case Diagram that models the functionality of an Online Purchasing System from the perspective of a Web Customer.</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1fv2o0f7nfuz" w:id="2"/>
      <w:bookmarkEnd w:id="2"/>
      <w:r w:rsidDel="00000000" w:rsidR="00000000" w:rsidRPr="00000000">
        <w:rPr>
          <w:rFonts w:ascii="Times New Roman" w:cs="Times New Roman" w:eastAsia="Times New Roman" w:hAnsi="Times New Roman"/>
          <w:color w:val="000000"/>
          <w:sz w:val="26"/>
          <w:szCs w:val="26"/>
          <w:rtl w:val="0"/>
        </w:rPr>
        <w:t xml:space="preserve">Procedure:</w:t>
      </w:r>
    </w:p>
    <w:p w:rsidR="00000000" w:rsidDel="00000000" w:rsidP="00000000" w:rsidRDefault="00000000" w:rsidRPr="00000000" w14:paraId="00000006">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Actors</w:t>
      </w:r>
    </w:p>
    <w:p w:rsidR="00000000" w:rsidDel="00000000" w:rsidP="00000000" w:rsidRDefault="00000000" w:rsidRPr="00000000" w14:paraId="00000007">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Customer: A person who interacts with the online store.</w:t>
      </w:r>
    </w:p>
    <w:p w:rsidR="00000000" w:rsidDel="00000000" w:rsidP="00000000" w:rsidRDefault="00000000" w:rsidRPr="00000000" w14:paraId="00000008">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The online purchasing system that handles orders, registration, and viewing items.</w:t>
      </w:r>
    </w:p>
    <w:p w:rsidR="00000000" w:rsidDel="00000000" w:rsidP="00000000" w:rsidRDefault="00000000" w:rsidRPr="00000000" w14:paraId="00000009">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Use Cases (Top-Level Functionalities)</w:t>
      </w:r>
    </w:p>
    <w:p w:rsidR="00000000" w:rsidDel="00000000" w:rsidP="00000000" w:rsidRDefault="00000000" w:rsidRPr="00000000" w14:paraId="0000000A">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Items: The customer browses the list of available products.</w:t>
      </w:r>
    </w:p>
    <w:p w:rsidR="00000000" w:rsidDel="00000000" w:rsidP="00000000" w:rsidRDefault="00000000" w:rsidRPr="00000000" w14:paraId="0000000B">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Purchase: The customer selects and buys items.</w:t>
      </w:r>
    </w:p>
    <w:p w:rsidR="00000000" w:rsidDel="00000000" w:rsidP="00000000" w:rsidRDefault="00000000" w:rsidRPr="00000000" w14:paraId="0000000C">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Register: The customer registers on the website.</w:t>
      </w:r>
    </w:p>
    <w:p w:rsidR="00000000" w:rsidDel="00000000" w:rsidP="00000000" w:rsidRDefault="00000000" w:rsidRPr="00000000" w14:paraId="0000000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Relationships</w:t>
      </w:r>
    </w:p>
    <w:p w:rsidR="00000000" w:rsidDel="00000000" w:rsidP="00000000" w:rsidRDefault="00000000" w:rsidRPr="00000000" w14:paraId="0000000E">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 Customer is linked to all three use cases.</w:t>
      </w:r>
    </w:p>
    <w:p w:rsidR="00000000" w:rsidDel="00000000" w:rsidP="00000000" w:rsidRDefault="00000000" w:rsidRPr="00000000" w14:paraId="0000000F">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Make Purchase use case may include Payment Processing and Order Confirmation (sub-use cases).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6">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tl w:val="0"/>
          </w:rPr>
          <w:t xml:space="preserve">activitydaigram</w:t>
        </w:r>
      </w:ins>
    </w:p>
    <w:p w:rsidR="00000000" w:rsidDel="00000000" w:rsidP="00000000" w:rsidRDefault="00000000" w:rsidRPr="00000000" w14:paraId="00000027">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8">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ins>
    </w:p>
    <w:p w:rsidR="00000000" w:rsidDel="00000000" w:rsidP="00000000" w:rsidRDefault="00000000" w:rsidRPr="00000000" w14:paraId="00000029">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A">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B">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C">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D">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E">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2F">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30">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tl w:val="0"/>
          </w:rPr>
          <w:t xml:space="preserve">componentdiagram</w:t>
        </w:r>
      </w:ins>
    </w:p>
    <w:p w:rsidR="00000000" w:rsidDel="00000000" w:rsidP="00000000" w:rsidRDefault="00000000" w:rsidRPr="00000000" w14:paraId="00000031">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2">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33">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34">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tl w:val="0"/>
          </w:rPr>
          <w:t xml:space="preserve">sequencediagram</w:t>
        </w:r>
      </w:ins>
    </w:p>
    <w:p w:rsidR="00000000" w:rsidDel="00000000" w:rsidP="00000000" w:rsidRDefault="00000000" w:rsidRPr="00000000" w14:paraId="00000035">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6">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37">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tl w:val="0"/>
          </w:rPr>
          <w:t xml:space="preserve">statediagram</w:t>
        </w:r>
      </w:ins>
    </w:p>
    <w:p w:rsidR="00000000" w:rsidDel="00000000" w:rsidP="00000000" w:rsidRDefault="00000000" w:rsidRPr="00000000" w14:paraId="00000038">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9">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A">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ins>
    </w:p>
    <w:p w:rsidR="00000000" w:rsidDel="00000000" w:rsidP="00000000" w:rsidRDefault="00000000" w:rsidRPr="00000000" w14:paraId="0000003B">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3C">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tl w:val="0"/>
          </w:rPr>
          <w:t xml:space="preserve"> Class diagram</w:t>
        </w:r>
      </w:ins>
    </w:p>
    <w:p w:rsidR="00000000" w:rsidDel="00000000" w:rsidP="00000000" w:rsidRDefault="00000000" w:rsidRPr="00000000" w14:paraId="0000003D">
      <w:pPr>
        <w:rPr>
          <w:ins w:author="21 CSE SRINIVASULU 0387" w:id="0" w:date="2025-02-11T10:42:27Z"/>
          <w:rFonts w:ascii="Times New Roman" w:cs="Times New Roman" w:eastAsia="Times New Roman" w:hAnsi="Times New Roman"/>
        </w:rPr>
      </w:pPr>
      <w:ins w:author="21 CSE SRINIVASULU 0387" w:id="0" w:date="2025-02-11T10:42:27Z">
        <w:r w:rsidDel="00000000" w:rsidR="00000000" w:rsidRPr="00000000">
          <w:rPr>
            <w:rtl w:val="0"/>
          </w:rPr>
        </w:r>
      </w:ins>
    </w:p>
    <w:p w:rsidR="00000000" w:rsidDel="00000000" w:rsidP="00000000" w:rsidRDefault="00000000" w:rsidRPr="00000000" w14:paraId="0000003E">
      <w:pPr>
        <w:rPr>
          <w:rFonts w:ascii="Times New Roman" w:cs="Times New Roman" w:eastAsia="Times New Roman" w:hAnsi="Times New Roman"/>
        </w:rPr>
      </w:pPr>
      <w:ins w:author="21 CSE SRINIVASULU 0387" w:id="0" w:date="2025-02-11T10:42:27Z">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ins>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usecasediagram</w:t>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rFonts w:ascii="Times New Roman" w:cs="Times New Roman" w:eastAsia="Times New Roman" w:hAnsi="Times New Roman"/>
          <w:color w:val="000000"/>
          <w:sz w:val="26"/>
          <w:szCs w:val="26"/>
        </w:rPr>
      </w:pPr>
      <w:bookmarkStart w:colFirst="0" w:colLast="0" w:name="_fvdyxlibrsvz" w:id="3"/>
      <w:bookmarkEnd w:id="3"/>
      <w:r w:rsidDel="00000000" w:rsidR="00000000" w:rsidRPr="00000000">
        <w:rPr>
          <w:rFonts w:ascii="Times New Roman" w:cs="Times New Roman" w:eastAsia="Times New Roman" w:hAnsi="Times New Roman"/>
          <w:color w:val="000000"/>
          <w:sz w:val="26"/>
          <w:szCs w:val="26"/>
          <w:rtl w:val="0"/>
        </w:rPr>
        <w:t xml:space="preserve">Result:</w:t>
      </w:r>
    </w:p>
    <w:p w:rsidR="00000000" w:rsidDel="00000000" w:rsidP="00000000" w:rsidRDefault="00000000" w:rsidRPr="00000000" w14:paraId="000000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UML Use Case Diagram is created to visually represent the interactions between the Web Customer and the Online Purchasing System.</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